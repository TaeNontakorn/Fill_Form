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สัญญาอนุญาตให้ใช้สิทธิโปรแกรมบริหารจัดการทรัพยากรขององค์กร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highlight w:val="yellow"/>
          <w:rtl w:val="0"/>
        </w:rPr>
        <w:t xml:space="preserve">(แบบเช่า)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ver.19/01/2025</w:t>
      </w:r>
    </w:p>
    <w:p w:rsidR="00000000" w:rsidDel="00000000" w:rsidP="00000000" w:rsidRDefault="00000000" w:rsidRPr="00000000" w14:paraId="00000002">
      <w:pPr>
        <w:spacing w:after="120" w:line="276" w:lineRule="auto"/>
        <w:ind w:left="5040" w:firstLine="63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สัญญาเลขที่ [ระบุวันที่]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ind w:left="5040" w:firstLine="63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วันที่ [ระบุวันที่]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ind w:left="5670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ทำที่ บริษัท แมงโก้ คอนซัลแตนท์ จำกัด</w:t>
      </w:r>
    </w:p>
    <w:p w:rsidR="00000000" w:rsidDel="00000000" w:rsidP="00000000" w:rsidRDefault="00000000" w:rsidRPr="00000000" w14:paraId="00000005">
      <w:pPr>
        <w:spacing w:after="120" w:before="120" w:line="240" w:lineRule="auto"/>
        <w:ind w:firstLine="72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บริษัท แมงโก้ คอนซัลแตนท์ จำกัด ทะเบียนบริษัทเลขที่ 0105551067687  โดย นายกันตพงษ์ ฮวดอุปัต และนายสุรเดช เพิ่มพูนโภคอนันต์ กรรมการผู้มีอำนาจลงนามผูกพันบริษัท สำนักงานตั้งอยู่ที่ เลขที่ 555 อาคารรสา ทาวเวอร์ 1 ยูนิต 2304-1 ชั้น 23  ถนนพหลโยธิน แขวงจตุจักร เขตจตุจักร กรุงเทพมหานคร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(ซึ่งต่อไปในสัญญานี้เรียกว่า 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ผู้อนุญาต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”) ฝ่ายหนึ่ง กับ </w:t>
      </w:r>
    </w:p>
    <w:p w:rsidR="00000000" w:rsidDel="00000000" w:rsidP="00000000" w:rsidRDefault="00000000" w:rsidRPr="00000000" w14:paraId="00000006">
      <w:pPr>
        <w:spacing w:after="120" w:before="120" w:line="240" w:lineRule="auto"/>
        <w:ind w:firstLine="72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บริษัท [ชื่อบริษัทลูกค้า] ทะเบียนบริษัทเลขที่ [เลขนิติบุคคล] โดย [ชื่อกรรมการบริษัท หรือผู้รับมอบอำนาจ] กรรมการผู้มีอำนาจลงนามผูกพันบริษัท  สำนักงานตั้งอยู่ที่ [ที่อยู่บริษัท] (ซึ่งต่อไปในสัญญานี้เรียกว่า 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  <w:rPrChange w:author="Anchalee" w:id="0" w:date="2026-05-26T16:51:00Z">
            <w:rPr>
              <w:rFonts w:ascii="TH Sarabun PSK" w:cs="TH Sarabun PSK" w:eastAsia="TH Sarabun PSK" w:hAnsi="TH Sarabun PSK"/>
              <w:color w:val="000000"/>
              <w:sz w:val="28"/>
              <w:szCs w:val="28"/>
            </w:rPr>
          </w:rPrChange>
        </w:rPr>
        <w:t xml:space="preserve">ผู้รับอนุญาต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”)  อีกฝ่ายหนึ่ง </w:t>
      </w:r>
    </w:p>
    <w:p w:rsidR="00000000" w:rsidDel="00000000" w:rsidP="00000000" w:rsidRDefault="00000000" w:rsidRPr="00000000" w14:paraId="00000007">
      <w:pPr>
        <w:spacing w:after="120" w:before="120" w:line="240" w:lineRule="auto"/>
        <w:ind w:firstLine="720"/>
        <w:rPr>
          <w:rPrChange w:author="Anchalee" w:id="3" w:date="2026-05-26T17:37:00Z">
            <w:rPr>
              <w:rFonts w:ascii="TH Sarabun PSK" w:cs="TH Sarabun PSK" w:eastAsia="TH Sarabun PSK" w:hAnsi="TH Sarabun PSK"/>
              <w:color w:val="000000"/>
              <w:sz w:val="28"/>
              <w:szCs w:val="28"/>
            </w:rPr>
          </w:rPrChange>
        </w:rPr>
        <w:pPrChange w:author="Anchalee" w:id="0" w:date="2026-05-26T17:37:00Z">
          <w:pPr>
            <w:spacing w:after="120" w:before="120" w:line="240" w:lineRule="auto"/>
          </w:pPr>
        </w:pPrChange>
      </w:pPr>
      <w:ins w:author="Anchalee" w:id="1" w:date="2026-05-26T17:37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ตามที่คู่สัญญาได้ตกลงในเงื่อนไขที่ระบุใน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color w:val="000000"/>
            <w:sz w:val="28"/>
            <w:szCs w:val="28"/>
            <w:rtl w:val="0"/>
            <w:rPrChange w:author="Anchalee" w:id="2" w:date="2026-05-26T17:39:00Z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rPrChange>
          </w:rPr>
          <w:t xml:space="preserve">ใบเสนอราคาฯ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 ซึ่งเป็นเอกสารแนบท้ายสัญญหมายเลข 3 ซึ่งเป็นส่วนหนึ่งของข้อตกลง โดยมีรายละเอียดและข้อตกลง </w:t>
        </w:r>
      </w:ins>
      <w:del w:author="Anchalee" w:id="1" w:date="2026-05-26T17:37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ทั้งสองฝ่ายตกลงกันตามข้อกำหนดและเงื่อนไข</w:delText>
        </w:r>
      </w:del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84" w:right="0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การอนุญาตให้ใช้สิทธิ์โปรแกรม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199" w:firstLine="284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ผู้อนุญาต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เป็นเจ้าของลิขสิทธิ์ และเป็นผู้มีสิทธิอนุญาตให้ใช้ Mango Anywhere Standard Software และได้รับสิทธิให้ใช้ Module มาตรฐานจำนวน </w:t>
      </w:r>
      <w:ins w:author="PANICHA MOONGWIJIT" w:id="4" w:date="2026-05-29T00:14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{{Standard_module_count}}</w:t>
        </w:r>
      </w:ins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Module สำหรับ</w:t>
      </w:r>
      <w:ins w:author="PANICHA MOONGWIJIT" w:id="5" w:date="2026-05-29T00:14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{{Standard_module_name}}</w:t>
        </w:r>
      </w:ins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(ต่อไปในสัญญานี้เรียกว่า ”การอนุญาตให้ใช้สิทธิแบบเช่า(Software as a Service “SaaS”) มีจำนวนผู้ใช้งานจำนวน</w:t>
      </w:r>
      <w:ins w:author="PANICHA MOONGWIJIT" w:id="6" w:date="2026-05-29T00:14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{{Standard_users_count}}</w:t>
        </w:r>
      </w:ins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199" w:firstLine="284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ตามรายละเอียด Module ปรากฎใน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1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รายละเอียดระบบ (Module) และข้อตกลงการใช้งาน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กำหนดระยะเวลาของสัญญา</w:t>
        <w:tab/>
      </w:r>
      <w:r w:rsidDel="00000000" w:rsidR="00000000" w:rsidRPr="00000000">
        <w:rPr>
          <w:rFonts w:ascii="Cordia New" w:cs="Cordia New" w:eastAsia="Cordia New" w:hAnsi="Cordi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ทั้งสองฝ่ายตกลงให้สัญญานี้มีระยะเวลาขั้นต่ำ 1 ปี (หนึ่งปี) นับตั้งแต่วันที่ ........................ ถึงวันที่ .............................. หากผู้รับอนุญาตมีความประสงค์จะยกเลิกสัญญาในปีแรกก่อนกำหนด ผู้อนุญาตสงวนสิทธิ์ที่จะไม่คืนเงินมัดจำและมีสิทธิ์เรียกเก็บเงินส่วนที่เหลือจากการผิดสัญญา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ส่วนปีที่สอง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ผู้รับอนุญาตสามารถแจ้งเป็นลายลักษณ์อักษรให้ผู้อนุญาตทราบล่วงหน้าอย่างน้อย 30 วัน (สามสิบวัน) ก่อนสิ้นสุดสัญญาฉบับนี้ได้ปรกติโดยมิต้องเสียค่าปรับใดทั้งสิ้นจากการผิดสัญญา หากผู้รับอนุญาตไม่บอกกล่าวข้างต้นให้ผู้อนุญาตทราบล่วงหน้า คู่สัญญาทั้งสองฝ่ายตกลงให้ถือว่าสัญญาได้รับการต่ออายุโดยตัวสัญญาเองออกไป 1 ปี ทุกคราวไป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-421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รายละเอียดค่าสิทธิการใช้โปรแกรม (License fee)  จำนวนผู้ใช้งาน (User) และบริษัทในเครือ (Add Multi Company)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ค่าสิทธิการใช้โปรแกรม (License fee) และเงื่อนไขการชำระเงิน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ins w:author="Anchalee" w:id="7" w:date="2026-05-26T17:02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ผู้รับอนุญาตตกลงชำระค่าสิทธิการใช้โปรแกรม (License fee) ให้แก่ผู้อนุญาต</w:t>
      </w:r>
      <w:del w:author="Anchalee" w:id="7" w:date="2026-05-26T17:02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เป็นค่าเช่า</w:delText>
        </w:r>
      </w:del>
      <w:ins w:author="Anchalee" w:id="7" w:date="2026-05-26T17:02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ดังนี้</w:t>
        </w:r>
      </w:ins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567"/>
        <w:jc w:val="both"/>
        <w:rPr>
          <w:ins w:author="Anchalee" w:id="10" w:date="2026-05-26T16:55:00Z"/>
          <w:rFonts w:ascii="Calibri" w:cs="Calibri" w:eastAsia="Calibri" w:hAnsi="Calibri"/>
          <w:rPrChange w:author="Anchalee" w:id="11" w:date="2026-05-26T16:57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pPrChange w:author="Anchalee" w:id="0" w:date="2026-05-26T16:57:00Z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59" w:lineRule="auto"/>
            <w:ind w:left="720" w:right="0" w:firstLine="720"/>
            <w:jc w:val="both"/>
          </w:pPr>
        </w:pPrChange>
      </w:pPr>
      <w:ins w:author="Anchalee" w:id="7" w:date="2026-05-26T17:02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ชำระเป็นรายเดือน เดือน</w:t>
        </w:r>
      </w:ins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ละ</w:t>
      </w:r>
      <w:ins w:author="PANICHA MOONGWIJIT" w:id="8" w:date="2026-05-29T00:3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{{License_fee_month}} </w:t>
        </w:r>
      </w:ins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del w:author="PANICHA MOONGWIJIT" w:id="9" w:date="2026-05-29T00:3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........................บาท ต่อเดือน (..................................) 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ไม่รวมภาษีมูลค่าเพิ่ม</w:t>
      </w:r>
      <w:ins w:author="Anchalee" w:id="10" w:date="2026-05-26T16:55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</w:t>
        </w:r>
      </w:ins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hanging="567"/>
        <w:jc w:val="both"/>
        <w:rPr>
          <w:ins w:author="Anchalee" w:id="13" w:date="2026-05-26T16:56:00Z"/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ins w:author="Anchalee" w:id="10" w:date="2026-05-26T16:55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ชำระเป็นรายปี เป็นเงินจำนวน</w:t>
        </w:r>
      </w:ins>
      <w:ins w:author="PANICHA MOONGWIJIT" w:id="12" w:date="2026-05-29T00:3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{{License_fee_year}}  </w:t>
        </w:r>
      </w:ins>
      <w:ins w:author="Anchalee" w:id="13" w:date="2026-05-26T16:56:00Z">
        <w:del w:author="PANICHA MOONGWIJIT" w:id="14" w:date="2026-05-29T00:39:00Z">
          <w:r w:rsidDel="00000000" w:rsidR="00000000" w:rsidRPr="00000000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delText xml:space="preserve">..........................บาท (..........................................) </w:delText>
          </w:r>
        </w:del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ไม่รวมภาษีมูลค่าเพิ่ม </w:t>
        </w:r>
      </w:ins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firstLine="0"/>
        <w:jc w:val="both"/>
        <w:rPr>
          <w:ins w:author="Anchalee" w:id="13" w:date="2026-05-26T16:5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Anchalee" w:id="13" w:date="2026-05-26T16:5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firstLine="0"/>
        <w:jc w:val="both"/>
        <w:rPr>
          <w:ins w:author="Anchalee" w:id="13" w:date="2026-05-26T16:5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Anchalee" w:id="13" w:date="2026-05-26T16:5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firstLine="0"/>
        <w:jc w:val="both"/>
        <w:rPr>
          <w:ins w:author="Anchalee" w:id="13" w:date="2026-05-26T16:5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Anchalee" w:id="13" w:date="2026-05-26T16:5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76" w:right="0" w:firstLine="0"/>
        <w:jc w:val="both"/>
        <w:rPr>
          <w:ins w:author="Anchalee" w:id="13" w:date="2026-05-26T16:56:00Z"/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Anchalee" w:id="15" w:date="2026-05-26T17:06:00Z">
            <w:rPr>
              <w:rFonts w:ascii="TH Sarabun PSK" w:cs="TH Sarabun PSK" w:eastAsia="TH Sarabun PSK" w:hAnsi="TH Sarabun PSK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rPrChange>
        </w:rPr>
        <w:pPrChange w:author="Anchalee" w:id="0" w:date="2026-05-26T17:06:00Z">
          <w:pPr>
            <w:keepNext w:val="0"/>
            <w:keepLines w:val="0"/>
            <w:pageBreakBefore w:val="0"/>
            <w:widowControl w:val="1"/>
            <w:numPr>
              <w:ilvl w:val="2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59" w:lineRule="auto"/>
            <w:ind w:left="1080" w:right="0" w:hanging="720"/>
            <w:jc w:val="both"/>
          </w:pPr>
        </w:pPrChange>
      </w:pPr>
      <w:ins w:author="Anchalee" w:id="13" w:date="2026-05-26T16:5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20" w:right="0" w:hanging="360"/>
        <w:jc w:val="both"/>
        <w:rPr>
          <w:ins w:author="Anchalee" w:id="13" w:date="2026-05-26T16:56:00Z"/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Anchalee" w:id="13" w:date="2026-05-26T16:56:00Z"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  <w:rPrChange w:author="Anchalee" w:id="16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จำนวนผู้ใช้งาน </w:t>
        </w:r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17" w:date="2026-05-26T17:30:0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(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17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Concurrent User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18" w:date="2026-05-26T17:30:00Z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(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19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s)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20" w:date="2026-05-26T17:30:00Z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)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21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 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  <w:rPrChange w:author="Anchalee" w:id="22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และ บริษัทในเครือ 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23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t xml:space="preserve">(Add Multi Company)  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3" w:right="0" w:hanging="360"/>
        <w:jc w:val="left"/>
        <w:rPr>
          <w:ins w:author="Anchalee" w:id="32" w:date="2026-05-26T17:2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จำนวน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ผู้ใช้งาน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single"/>
          <w:shd w:fill="auto" w:val="clear"/>
          <w:vertAlign w:val="baseline"/>
          <w:rtl w:val="0"/>
        </w:rPr>
        <w:t xml:space="preserve">แบบซื้อเพิ่มเติม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ins w:author="PANICHA MOONGWIJIT" w:id="25" w:date="2026-05-29T00:2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{{Additional_concurrent_users}} </w:t>
        </w:r>
      </w:ins>
      <w:del w:author="Anchalee" w:id="26" w:date="2026-05-26T17:31:00Z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27" w:date="2026-05-26T17:30:0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(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27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delText xml:space="preserve">Concurrent Users)</w:delText>
        </w:r>
      </w:del>
      <w:del w:author="PANICHA MOONGWIJIT" w:id="28" w:date="2026-05-29T00:2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……………………</w:delText>
        </w:r>
      </w:del>
      <w:ins w:author="Anchalee" w:id="29" w:date="2026-05-26T17:28:00Z">
        <w:del w:author="PANICHA MOONGWIJIT" w:id="28" w:date="2026-05-29T00:21:00Z">
          <w:r w:rsidDel="00000000" w:rsidR="00000000" w:rsidRPr="00000000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delText xml:space="preserve">(</w:delText>
          </w:r>
        </w:del>
      </w:ins>
      <w:del w:author="PANICHA MOONGWIJIT" w:id="28" w:date="2026-05-29T00:2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………</w:delText>
        </w:r>
      </w:del>
      <w:ins w:author="Anchalee" w:id="30" w:date="2026-05-26T17:28:00Z">
        <w:del w:author="PANICHA MOONGWIJIT" w:id="28" w:date="2026-05-29T00:21:00Z">
          <w:r w:rsidDel="00000000" w:rsidR="00000000" w:rsidRPr="00000000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delText xml:space="preserve">) </w:delText>
          </w:r>
        </w:del>
      </w:ins>
      <w:del w:author="Anchalee" w:id="30" w:date="2026-05-26T17:2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31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delText xml:space="preserve">.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rPrChange w:author="Anchalee" w:id="31" w:date="2026-05-26T17:30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t xml:space="preserve">User (s)  </w:t>
      </w:r>
      <w:ins w:author="Anchalee" w:id="32" w:date="2026-05-26T17:26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ins w:author="Anchalee" w:id="34" w:date="2026-05-26T17:27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Anchalee" w:id="32" w:date="2026-05-26T17:2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              กรณีลูกค้าต้องการเพิ่มจำนวนผู้ใช้งาน ภายหลัง มีค่าบริการเดือนละ</w:t>
        </w:r>
      </w:ins>
      <w:ins w:author="PANICHA MOONGWIJIT" w:id="33" w:date="2026-05-29T00:37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{{Add_concurrent_rate_price}} </w:t>
        </w:r>
      </w:ins>
      <w:ins w:author="Anchalee" w:id="34" w:date="2026-05-26T17:27:00Z">
        <w:del w:author="PANICHA MOONGWIJIT" w:id="35" w:date="2026-05-29T00:37:00Z">
          <w:r w:rsidDel="00000000" w:rsidR="00000000" w:rsidRPr="00000000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delText xml:space="preserve">............. (...................................) </w:delText>
          </w:r>
        </w:del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บาท ไม่รวมภาษีมูลค่าเพิ่ม ต่อ 1 ผู้ใช้งาน ไม่รวมภาษีมูลค่าเพิ่ม</w:t>
        </w:r>
      </w:ins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PrChange w:author="Anchalee" w:id="37" w:date="2026-05-26T17:29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pPrChange w:author="Anchalee" w:id="0" w:date="2026-05-26T17:29:00Z">
          <w:pPr>
            <w:keepNext w:val="0"/>
            <w:keepLines w:val="0"/>
            <w:pageBreakBefore w:val="0"/>
            <w:widowControl w:val="1"/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1353" w:right="0" w:hanging="360"/>
            <w:jc w:val="left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PrChange w:author="Anchalee" w:id="42" w:date="2026-05-26T17:29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pPrChange w:author="Anchalee" w:id="0" w:date="2026-05-26T17:29:00Z">
          <w:pPr>
            <w:keepNext w:val="0"/>
            <w:keepLines w:val="0"/>
            <w:pageBreakBefore w:val="0"/>
            <w:widowControl w:val="1"/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1353" w:right="0" w:hanging="360"/>
            <w:jc w:val="left"/>
          </w:pPr>
        </w:pPrChange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บริษัทในเครือ (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rPrChange w:author="Anchalee" w:id="38" w:date="2026-05-26T17:30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t xml:space="preserve">Add Multi Company)</w:t>
      </w:r>
      <w:del w:author="PANICHA MOONGWIJIT" w:id="39" w:date="2026-05-29T00:20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  <w:rPrChange w:author="Anchalee" w:id="38" w:date="2026-05-26T17:30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delText xml:space="preserve"> 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……………………………………</w:delText>
        </w:r>
      </w:del>
      <w:ins w:author="PANICHA MOONGWIJIT" w:id="39" w:date="2026-05-29T00:20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{{Add_multi_company_count}}</w:t>
        </w:r>
      </w:ins>
      <w:del w:author="PANICHA MOONGWIJIT" w:id="40" w:date="2026-05-29T00:20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rPrChange w:author="Anchalee" w:id="41" w:date="2026-05-26T17:30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t xml:space="preserve">Company (s)</w:t>
      </w:r>
    </w:p>
    <w:p w:rsidR="00000000" w:rsidDel="00000000" w:rsidP="00000000" w:rsidRDefault="00000000" w:rsidRPr="00000000" w14:paraId="0000001A">
      <w:pPr>
        <w:spacing w:after="120" w:lineRule="auto"/>
        <w:ind w:left="426" w:firstLine="0"/>
        <w:jc w:val="both"/>
        <w:rPr>
          <w:ins w:author="Anchalee" w:id="46" w:date="2026-05-26T17:23:00Z"/>
          <w:rFonts w:ascii="TH Sarabun PSK" w:cs="TH Sarabun PSK" w:eastAsia="TH Sarabun PSK" w:hAnsi="TH Sarabun PSK"/>
          <w:color w:val="000000"/>
          <w:sz w:val="28"/>
          <w:szCs w:val="28"/>
        </w:rPr>
      </w:pPr>
      <w:ins w:author="Anchalee" w:id="43" w:date="2026-05-26T17:24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                กรณีต้องการเพิ่มบริษัทในเครือ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4"/>
            <w:szCs w:val="24"/>
            <w:rtl w:val="0"/>
            <w:rPrChange w:author="Anchalee" w:id="44" w:date="2026-05-26T17:31:00Z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rPrChange>
          </w:rPr>
          <w:t xml:space="preserve">(Add Multi Company)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ภายหลัง คิดค่าบริการบริษัทละ </w:t>
        </w:r>
      </w:ins>
      <w:ins w:author="PANICHA MOONGWIJIT" w:id="45" w:date="2026-05-29T00:36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{{Add_multi_rate_price}}</w:t>
        </w:r>
      </w:ins>
      <w:ins w:author="Anchalee" w:id="46" w:date="2026-05-26T17:23:00Z">
        <w:del w:author="PANICHA MOONGWIJIT" w:id="47" w:date="2026-05-29T00:36:00Z">
          <w:r w:rsidDel="00000000" w:rsidR="00000000" w:rsidRPr="00000000">
            <w:rPr>
              <w:rFonts w:ascii="TH Sarabun PSK" w:cs="TH Sarabun PSK" w:eastAsia="TH Sarabun PSK" w:hAnsi="TH Sarabun PSK"/>
              <w:color w:val="000000"/>
              <w:sz w:val="28"/>
              <w:szCs w:val="28"/>
              <w:rtl w:val="0"/>
            </w:rPr>
            <w:delText xml:space="preserve">................</w:delText>
          </w:r>
        </w:del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 บาท ต่อเดือน (ไม่รวมภาษีมูลค่าเพิ่ม)  โดยมีเงื่อนไขดังนี้ </w:t>
        </w:r>
      </w:ins>
    </w:p>
    <w:p w:rsidR="00000000" w:rsidDel="00000000" w:rsidP="00000000" w:rsidRDefault="00000000" w:rsidRPr="00000000" w14:paraId="0000001B">
      <w:pPr>
        <w:spacing w:after="0" w:lineRule="auto"/>
        <w:ind w:left="720" w:firstLine="720"/>
        <w:jc w:val="both"/>
        <w:rPr>
          <w:ins w:author="Anchalee" w:id="46" w:date="2026-05-26T17:23:00Z"/>
          <w:rPrChange w:author="Anchalee" w:id="48" w:date="2026-05-26T17:32:00Z">
            <w:rPr>
              <w:rFonts w:ascii="TH Sarabun PSK" w:cs="TH Sarabun PSK" w:eastAsia="TH Sarabun PSK" w:hAnsi="TH Sarabun PSK"/>
              <w:color w:val="000000"/>
              <w:sz w:val="28"/>
              <w:szCs w:val="28"/>
            </w:rPr>
          </w:rPrChange>
        </w:rPr>
        <w:pPrChange w:author="Anchalee" w:id="0" w:date="2026-05-26T17:32:00Z">
          <w:pPr>
            <w:spacing w:after="120" w:lineRule="auto"/>
            <w:ind w:left="720" w:firstLine="720"/>
            <w:jc w:val="both"/>
          </w:pPr>
        </w:pPrChange>
      </w:pPr>
      <w:ins w:author="Anchalee" w:id="46" w:date="2026-05-26T17:23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(1) บริษัทในเครือสามารถใช้จำนวนผู้ใช้งานร่วมกับบริษัทหลัก</w:t>
        </w:r>
      </w:ins>
    </w:p>
    <w:p w:rsidR="00000000" w:rsidDel="00000000" w:rsidP="00000000" w:rsidRDefault="00000000" w:rsidRPr="00000000" w14:paraId="0000001C">
      <w:pPr>
        <w:spacing w:after="120" w:lineRule="auto"/>
        <w:ind w:left="426" w:firstLine="992.0000000000002"/>
        <w:jc w:val="both"/>
        <w:rPr>
          <w:ins w:author="Anchalee" w:id="46" w:date="2026-05-26T17:23:00Z"/>
          <w:rPrChange w:author="Anchalee" w:id="52" w:date="2026-05-26T17:33:00Z">
            <w:rPr>
              <w:rFonts w:ascii="TH Sarabun PSK" w:cs="TH Sarabun PSK" w:eastAsia="TH Sarabun PSK" w:hAnsi="TH Sarabun PSK"/>
              <w:color w:val="000000"/>
              <w:sz w:val="28"/>
              <w:szCs w:val="28"/>
            </w:rPr>
          </w:rPrChange>
        </w:rPr>
        <w:pPrChange w:author="Anchalee" w:id="0" w:date="2026-05-26T17:33:00Z">
          <w:pPr>
            <w:spacing w:after="120" w:before="120" w:lineRule="auto"/>
            <w:jc w:val="both"/>
          </w:pPr>
        </w:pPrChange>
      </w:pPr>
      <w:ins w:author="Anchalee" w:id="46" w:date="2026-05-26T17:23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(2)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49" w:date="2026-05-26T17:25:00Z">
              <w:rPr/>
            </w:rPrChange>
          </w:rPr>
          <w:t xml:space="preserve">บริษัทในเครือจะต้องประกอบธุรกิจประเภทเดียวกัน หรือ ใช้ข้อมูลหลัก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4"/>
            <w:szCs w:val="24"/>
            <w:rtl w:val="0"/>
            <w:rPrChange w:author="Anchalee" w:id="50" w:date="2026-05-26T17:31:00Z">
              <w:rPr/>
            </w:rPrChange>
          </w:rPr>
          <w:t xml:space="preserve">(Master Data)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51" w:date="2026-05-26T17:25:00Z">
              <w:rPr/>
            </w:rPrChange>
          </w:rPr>
          <w:t xml:space="preserve">ชุดเดียวกัน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กับผู้รับอนุญาต หรือ ทั้งสองฝ่ายได้ตกลงเป็นอย่างอื่นร่วมกัน</w:t>
        </w:r>
      </w:ins>
    </w:p>
    <w:p w:rsidR="00000000" w:rsidDel="00000000" w:rsidP="00000000" w:rsidRDefault="00000000" w:rsidRPr="00000000" w14:paraId="0000001D">
      <w:pPr>
        <w:spacing w:after="120" w:before="12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     3.3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ระบบโมดูลเสริม (Optional Modules) ที่อนุญาตให้ใช้เพิ่มเติม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ind w:left="455" w:firstLine="0"/>
        <w:rPr>
          <w:del w:author="PANICHA MOONGWIJIT" w:id="54" w:date="2026-05-29T00:21:00Z"/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ระบบโมดูลเสริม (Optional Module) ที่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ผู้อนุญาตตกลงให้สิทธิ์ผู้รับอนุญาตใช้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ที่เพิ่มเติมจาก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ระบบ (Module) มาตรฐาน โดยมีระบบโมดูลเสริม (Optional Modules) จำนวน 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  <w:rPrChange w:author="PANICHA MOONGWIJIT" w:id="53" w:date="2026-05-29T00:37:00Z">
            <w:rPr>
              <w:rFonts w:ascii="TH Sarabun PSK" w:cs="TH Sarabun PSK" w:eastAsia="TH Sarabun PSK" w:hAnsi="TH Sarabun PSK"/>
              <w:color w:val="ee0000"/>
              <w:sz w:val="28"/>
              <w:szCs w:val="28"/>
            </w:rPr>
          </w:rPrChange>
        </w:rPr>
        <w:t xml:space="preserve">เลือกจำนวนModule ระบบ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(Module) (รายละเอียดและคุณสมบัติปรากฎตาม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เอกสารแนบท้าย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รายละเอียดระบบ Module และข้อกำหนดการใช้งาน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) มีรายละเอียด ดังนี้ </w:t>
      </w:r>
      <w:del w:author="PANICHA MOONGWIJIT" w:id="54" w:date="2026-05-29T00:21:0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F">
      <w:pPr>
        <w:spacing w:after="120" w:before="120" w:lineRule="auto"/>
        <w:ind w:left="455" w:firstLine="0"/>
        <w:rPr>
          <w:ins w:author="PANICHA MOONGWIJIT" w:id="54" w:date="2026-05-29T00:21:00Z"/>
          <w:rFonts w:ascii="TH Sarabun PSK" w:cs="TH Sarabun PSK" w:eastAsia="TH Sarabun PSK" w:hAnsi="TH Sarabun PSK"/>
          <w:color w:val="000000"/>
          <w:sz w:val="28"/>
          <w:szCs w:val="28"/>
        </w:rPr>
      </w:pPr>
      <w:ins w:author="PANICHA MOONGWIJIT" w:id="54" w:date="2026-05-29T00:21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0">
      <w:pPr>
        <w:spacing w:after="120" w:before="120" w:lineRule="auto"/>
        <w:ind w:left="455" w:firstLine="0"/>
        <w:rPr>
          <w:ins w:author="PANICHA MOONGWIJIT" w:id="54" w:date="2026-05-29T00:21:00Z"/>
          <w:rFonts w:ascii="TH Sarabun PSK" w:cs="TH Sarabun PSK" w:eastAsia="TH Sarabun PSK" w:hAnsi="TH Sarabun PSK"/>
          <w:color w:val="000000"/>
          <w:sz w:val="28"/>
          <w:szCs w:val="28"/>
        </w:rPr>
      </w:pPr>
      <w:ins w:author="PANICHA MOONGWIJIT" w:id="54" w:date="2026-05-29T00:21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{{Optional_module_details}}</w:t>
        </w:r>
      </w:ins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1080" w:right="0" w:hanging="360"/>
        <w:jc w:val="left"/>
        <w:rPr>
          <w:del w:author="PANICHA MOONGWIJIT" w:id="55" w:date="2026-05-29T00:21:00Z"/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PANICHA MOONGWIJIT" w:id="55" w:date="2026-05-29T00:2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.................................................................. ในราคา ……………………..…บาท /เดือน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(…………………)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 ไม่รวมภาษีมูลค่าเพิ่ม  </w:delText>
        </w:r>
      </w:del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360"/>
        <w:jc w:val="left"/>
        <w:rPr>
          <w:del w:author="PANICHA MOONGWIJIT" w:id="55" w:date="2026-05-29T00:21:00Z"/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PANICHA MOONGWIJIT" w:id="55" w:date="2026-05-29T00:2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.................................................................. ในราคา ……………………..…บาท /เดือน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(…………………)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 ไม่รวมภาษีมูลค่าเพิ่ม  </w:delText>
        </w:r>
      </w:del>
    </w:p>
    <w:p w:rsidR="00000000" w:rsidDel="00000000" w:rsidP="00000000" w:rsidRDefault="00000000" w:rsidRPr="00000000" w14:paraId="00000023">
      <w:pPr>
        <w:spacing w:after="120" w:before="120" w:lineRule="auto"/>
        <w:ind w:left="455" w:firstLine="0"/>
        <w:rPr>
          <w:rPrChange w:author="PANICHA MOONGWIJIT" w:id="56" w:date="2026-05-29T00:21:00Z">
            <w:rPr>
              <w:rFonts w:ascii="TH Sarabun PSK" w:cs="TH Sarabun PSK" w:eastAsia="TH Sarabun PSK" w:hAnsi="TH Sarabun PSK"/>
              <w:sz w:val="28"/>
              <w:szCs w:val="28"/>
            </w:rPr>
          </w:rPrChange>
        </w:rPr>
        <w:pPrChange w:author="PANICHA MOONGWIJIT" w:id="0" w:date="2026-05-29T00:21:00Z">
          <w:pPr>
            <w:spacing w:after="120" w:before="120" w:lineRule="auto"/>
            <w:ind w:left="567" w:firstLine="0"/>
            <w:jc w:val="both"/>
          </w:pPr>
        </w:pPrChange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3.4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Mango Application on Mobile การใช้งานระบบแอพพลิเคชั่น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567" w:right="0" w:firstLine="567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ผู้รับอนุญาตมีสิทธิติดตั้งการใช้งานระบบแอพพลิเคชั่น สำหรับอุปกรณ์สื่อสารแบบพกพา หรือ อุปกรณ์เคลื่อนที่ โดยใช้ร่วมกับ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โปรแกรม Mango Anywhere Software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กรณีผู้รับอนุญาตต้องการดาวน์โหลดแอพพลิเคชั่นเพิ่มเติมนอกเหนือแอพพลิเคชั่นที่ระบุด้านล่าง ผู้อนุญาตจะเสนอราคาแอพพลิเคชั่นใหม่ก่อนเปิดการใช้งานให้ผู้รับอนุญาตพิจารณา เป็นครั้งๆ ไป โดยมีรายละเอียดแอพพลิเคชั่น  ดังนี้</w:t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134"/>
        </w:tabs>
        <w:spacing w:after="120" w:before="120" w:lineRule="auto"/>
        <w:ind w:left="1418" w:right="-57" w:hanging="283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1) Application ที่ไม่จำกัดผู้ใช้งาน (User) เข้าใช้งาน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และไม่มีค่าใช้จ่าย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(Free of charge)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การอนุมัติเอกสาร (Document Approval)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การรับของ (PO  Received)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การตรวจนับทรัพย์สิน (Count Asset)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การแจ้งเตือน (Notification)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การจัดทำเอกสารเบิก โอน จ่ายวัสดุ (Mango ICM)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120" w:before="0" w:line="259" w:lineRule="auto"/>
        <w:ind w:left="1701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การออกใบเสนอราคา (Realty Quick)</w:t>
      </w:r>
    </w:p>
    <w:p w:rsidR="00000000" w:rsidDel="00000000" w:rsidP="00000000" w:rsidRDefault="00000000" w:rsidRPr="00000000" w14:paraId="0000002C">
      <w:pPr>
        <w:tabs>
          <w:tab w:val="left" w:leader="none" w:pos="720"/>
          <w:tab w:val="left" w:leader="none" w:pos="1134"/>
        </w:tabs>
        <w:spacing w:after="120" w:before="120" w:lineRule="auto"/>
        <w:ind w:left="709" w:right="-57" w:hanging="283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ab/>
        <w:tab/>
        <w:t xml:space="preserve"> 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2) 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Application ที่จำกัดผู้ใช้งาน (User) เข้าใช้งาน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ins w:author="Anchalee" w:id="57" w:date="2026-05-26T10:28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โดย</w:t>
        </w:r>
      </w:ins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นับ Concurrent user ตามที่ระบุในข้อ 3.2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120" w:line="259" w:lineRule="auto"/>
        <w:ind w:left="1701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การบันทึกเอกสารเบิกเงินสดย่อย (Mango Petty Cash)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การบันทึกเอกสารขอซื้อ ขอจ้าง  (Mango PR)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การรับวางบิลผู้รับเหมา  (Mango Billing)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1701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ติดตามสถานะโครงการ และสรุปภาพรวมของทุกโครงการ (Mango PM)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120" w:before="0" w:line="259" w:lineRule="auto"/>
        <w:ind w:left="1701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รายงานทางการเงิน (Daily Cash at Bank)</w:t>
      </w:r>
    </w:p>
    <w:p w:rsidR="00000000" w:rsidDel="00000000" w:rsidP="00000000" w:rsidRDefault="00000000" w:rsidRPr="00000000" w14:paraId="00000032">
      <w:pPr>
        <w:tabs>
          <w:tab w:val="left" w:leader="none" w:pos="720"/>
          <w:tab w:val="left" w:leader="none" w:pos="1134"/>
        </w:tabs>
        <w:spacing w:after="120" w:before="120" w:lineRule="auto"/>
        <w:ind w:right="-57"/>
        <w:jc w:val="both"/>
        <w:rPr>
          <w:del w:author="Anchalee" w:id="58" w:date="2026-05-26T10:27:00Z"/>
          <w:rFonts w:ascii="TH Sarabun PSK" w:cs="TH Sarabun PSK" w:eastAsia="TH Sarabun PSK" w:hAnsi="TH Sarabun PSK"/>
          <w:sz w:val="28"/>
          <w:szCs w:val="28"/>
        </w:rPr>
      </w:pPr>
      <w:del w:author="Anchalee" w:id="58" w:date="2026-05-26T10:27:00Z">
        <w:r w:rsidDel="00000000" w:rsidR="00000000" w:rsidRPr="00000000">
          <w:rPr>
            <w:rFonts w:ascii="TH Sarabun PSK" w:cs="TH Sarabun PSK" w:eastAsia="TH Sarabun PSK" w:hAnsi="TH Sarabun PSK"/>
            <w:color w:val="ee0000"/>
            <w:sz w:val="28"/>
            <w:szCs w:val="28"/>
            <w:rtl w:val="0"/>
          </w:rPr>
          <w:tab/>
          <w:tab/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sz w:val="28"/>
            <w:szCs w:val="28"/>
            <w:rtl w:val="0"/>
          </w:rPr>
          <w:delText xml:space="preserve">3)</w:delText>
        </w:r>
        <w:r w:rsidDel="00000000" w:rsidR="00000000" w:rsidRPr="00000000">
          <w:rPr>
            <w:rFonts w:ascii="TH Sarabun PSK" w:cs="TH Sarabun PSK" w:eastAsia="TH Sarabun PSK" w:hAnsi="TH Sarabun PSK"/>
            <w:sz w:val="28"/>
            <w:szCs w:val="28"/>
            <w:rtl w:val="0"/>
          </w:rPr>
          <w:delText xml:space="preserve"> 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color w:val="000000"/>
            <w:sz w:val="28"/>
            <w:szCs w:val="28"/>
            <w:rtl w:val="0"/>
          </w:rPr>
          <w:delText xml:space="preserve">Application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sz w:val="28"/>
            <w:szCs w:val="28"/>
            <w:u w:val="single"/>
            <w:rtl w:val="0"/>
          </w:rPr>
          <w:delText xml:space="preserve"> แบบมีค่าใช้จ่าย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sz w:val="28"/>
            <w:szCs w:val="28"/>
            <w:rtl w:val="0"/>
          </w:rPr>
          <w:delText xml:space="preserve">  จะเสนอราคาให้พิจารณาก่อนใช้งานทุกครั้ง 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3">
      <w:pPr>
        <w:tabs>
          <w:tab w:val="left" w:leader="none" w:pos="567"/>
        </w:tabs>
        <w:spacing w:after="120" w:before="12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4. รายละเอียดการวางระบบซอฟแวร์ (Implement)</w:t>
      </w:r>
    </w:p>
    <w:p w:rsidR="00000000" w:rsidDel="00000000" w:rsidP="00000000" w:rsidRDefault="00000000" w:rsidRPr="00000000" w14:paraId="00000034">
      <w:pPr>
        <w:tabs>
          <w:tab w:val="left" w:leader="none" w:pos="567"/>
        </w:tabs>
        <w:spacing w:after="120" w:before="120" w:lineRule="auto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   4.1 ค่าวางระบบระบบซอฟแวร์ (Implement)  แพคเกจ</w:t>
      </w:r>
      <w:ins w:author="PANICHA MOONGWIJIT" w:id="59" w:date="2026-05-29T00:18:00Z">
        <w:r w:rsidDel="00000000" w:rsidR="00000000" w:rsidRPr="00000000">
          <w:rPr>
            <w:rFonts w:ascii="TH Sarabun PSK" w:cs="TH Sarabun PSK" w:eastAsia="TH Sarabun PSK" w:hAnsi="TH Sarabun PSK"/>
            <w:color w:val="000000"/>
            <w:rtl w:val="0"/>
          </w:rPr>
          <w:t xml:space="preserve"> {{Implement_package_name}} 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 </w:t>
        </w:r>
      </w:ins>
      <w:del w:author="PANICHA MOONGWIJIT" w:id="59" w:date="2026-05-29T00:18:00Z">
        <w:r w:rsidDel="00000000" w:rsidR="00000000" w:rsidRPr="00000000">
          <w:rPr>
            <w:rFonts w:ascii="TH Sarabun PSK" w:cs="TH Sarabun PSK" w:eastAsia="TH Sarabun PSK" w:hAnsi="TH Sarabun PSK"/>
            <w:color w:val="000000"/>
            <w:rtl w:val="0"/>
          </w:rPr>
          <w:delText xml:space="preserve">...................................... </w:delText>
        </w:r>
      </w:del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มีรายละเอียดดังนี้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     มูลค่าสัญญาราคา </w:t>
      </w:r>
      <w:ins w:author="PANICHA MOONGWIJIT" w:id="60" w:date="2026-05-29T00:19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{{Implement_price}}  </w:t>
        </w:r>
      </w:ins>
      <w:del w:author="PANICHA MOONGWIJIT" w:id="60" w:date="2026-05-29T00:19:00Z"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color w:val="000000"/>
            <w:sz w:val="28"/>
            <w:szCs w:val="28"/>
            <w:highlight w:val="yellow"/>
            <w:rtl w:val="0"/>
          </w:rPr>
          <w:delText xml:space="preserve">...........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 บาท 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highlight w:val="yellow"/>
            <w:rtl w:val="0"/>
          </w:rPr>
          <w:delText xml:space="preserve">(..................)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 </w:delText>
        </w:r>
      </w:del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ไม่รวมภาษีมูลค่าเพิ่ม  มีเงื่อนไขชำระ (Term of Payment) ดังนี้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84"/>
        </w:tabs>
        <w:spacing w:after="0" w:lineRule="auto"/>
        <w:jc w:val="both"/>
        <w:rPr>
          <w:del w:author="PANICHA MOONGWIJIT" w:id="61" w:date="2026-05-29T00:19:00Z"/>
          <w:rFonts w:ascii="TH Sarabun PSK" w:cs="TH Sarabun PSK" w:eastAsia="TH Sarabun PSK" w:hAnsi="TH Sarabun PSK"/>
          <w:color w:val="000000"/>
          <w:sz w:val="28"/>
          <w:szCs w:val="28"/>
        </w:rPr>
      </w:pPr>
      <w:ins w:author="PANICHA MOONGWIJIT" w:id="61" w:date="2026-05-29T00:19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ab/>
        </w:r>
      </w:ins>
      <w:del w:author="PANICHA MOONGWIJIT" w:id="61" w:date="2026-05-29T00:19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...........................................................</w:delText>
        </w:r>
      </w:del>
    </w:p>
    <w:p w:rsidR="00000000" w:rsidDel="00000000" w:rsidP="00000000" w:rsidRDefault="00000000" w:rsidRPr="00000000" w14:paraId="00000037">
      <w:pPr>
        <w:spacing w:after="120" w:before="120" w:lineRule="auto"/>
        <w:rPr>
          <w:ins w:author="PANICHA MOONGWIJIT" w:id="62" w:date="2026-05-29T00:19:00Z"/>
          <w:rFonts w:ascii="Calibri" w:cs="Calibri" w:eastAsia="Calibri" w:hAnsi="Calibri"/>
          <w:sz w:val="22"/>
          <w:szCs w:val="22"/>
          <w:rPrChange w:author="PANICHA MOONGWIJIT" w:id="64" w:date="2026-05-29T00:19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rPrChange>
        </w:rPr>
        <w:pPrChange w:author="PANICHA MOONGWIJIT" w:id="0" w:date="2026-05-29T00:19:00Z">
          <w:pPr>
            <w:keepNext w:val="0"/>
            <w:keepLines w:val="0"/>
            <w:pageBreakBefore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720" w:right="0" w:hanging="360"/>
            <w:jc w:val="left"/>
          </w:pPr>
        </w:pPrChange>
      </w:pPr>
      <w:ins w:author="PANICHA MOONGWIJIT" w:id="62" w:date="2026-05-29T00:19:00Z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{{Implement_payment_terms}}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del w:author="PANICHA MOONGWIJIT" w:id="62" w:date="2026-05-29T00:19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PANICHA MOONGWIJIT" w:id="62" w:date="2026-05-29T00:1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........................................................</w:delText>
        </w:r>
      </w:del>
    </w:p>
    <w:p w:rsidR="00000000" w:rsidDel="00000000" w:rsidP="00000000" w:rsidRDefault="00000000" w:rsidRPr="00000000" w14:paraId="00000039">
      <w:pPr>
        <w:tabs>
          <w:tab w:val="left" w:leader="none" w:pos="284"/>
        </w:tabs>
        <w:spacing w:after="0" w:lineRule="auto"/>
        <w:jc w:val="both"/>
        <w:rPr>
          <w:rPrChange w:author="Anchalee" w:id="65" w:date="2026-05-26T17:35:00Z">
            <w:rPr>
              <w:rFonts w:ascii="TH Sarabun PSK" w:cs="TH Sarabun PSK" w:eastAsia="TH Sarabun PSK" w:hAnsi="TH Sarabun PSK"/>
              <w:b w:val="1"/>
              <w:bCs w:val="1"/>
              <w:color w:val="000000"/>
              <w:sz w:val="28"/>
              <w:szCs w:val="28"/>
            </w:rPr>
          </w:rPrChange>
        </w:rPr>
        <w:pPrChange w:author="Anchalee" w:id="0" w:date="2026-05-26T17:35:00Z">
          <w:pPr>
            <w:tabs>
              <w:tab w:val="left" w:leader="none" w:pos="284"/>
            </w:tabs>
            <w:jc w:val="both"/>
          </w:pPr>
        </w:pPrChange>
      </w:pPr>
      <w:r w:rsidDel="00000000" w:rsidR="00000000" w:rsidRPr="00000000">
        <w:rPr>
          <w:rtl w:val="0"/>
        </w:rPr>
        <w:tab/>
        <w:t xml:space="preserve">4.2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rtl w:val="0"/>
        </w:rPr>
        <w:t xml:space="preserve">จำนวน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Man-day (s) </w:t>
      </w:r>
    </w:p>
    <w:p w:rsidR="00000000" w:rsidDel="00000000" w:rsidP="00000000" w:rsidRDefault="00000000" w:rsidRPr="00000000" w14:paraId="0000003A">
      <w:pPr>
        <w:tabs>
          <w:tab w:val="left" w:leader="none" w:pos="284"/>
        </w:tabs>
        <w:spacing w:after="120" w:before="120" w:lineRule="auto"/>
        <w:ind w:left="720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ผู้อนุญาตตกลง</w:t>
      </w:r>
      <w:ins w:author="Anchalee" w:id="66" w:date="2026-01-28T11:10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ให้บริการการวางระบบตลอดจนการสนับสนุนการใช้งานโปรแกรม</w:t>
        </w:r>
      </w:ins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จัดทำแผนงาน ระบบการทำงานกับผู้รับอนุญาตและบริษัทในเครือสำหรับการจัดทำข้อมูลหลัก (Master Data) เพื่อนำฐานข้อมูลหลักเข้าสู่  ตามรูปแบบมาตรฐาน (Standard Master) </w:t>
      </w:r>
      <w:ins w:author="Anchalee" w:id="67" w:date="2026-01-28T13:48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โดยมี</w:t>
        </w:r>
        <w:r w:rsidDel="00000000" w:rsidR="00000000" w:rsidRPr="00000000">
          <w:rPr>
            <w:rFonts w:ascii="TH Sarabun PSK" w:cs="TH Sarabun PSK" w:eastAsia="TH Sarabun PSK" w:hAnsi="TH Sarabun PSK"/>
            <w:sz w:val="28"/>
            <w:szCs w:val="28"/>
            <w:rtl w:val="0"/>
          </w:rPr>
          <w:t xml:space="preserve">กำหนดระยะเวลาการวางระบบ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จำนวน </w:t>
        </w:r>
      </w:ins>
      <w:ins w:author="PANICHA MOONGWIJIT" w:id="68" w:date="2026-05-29T00:35:00Z">
        <w:r w:rsidDel="00000000" w:rsidR="00000000" w:rsidRPr="00000000">
          <w:rPr>
            <w:rFonts w:ascii="TH Sarabun PSK" w:cs="TH Sarabun PSK" w:eastAsia="TH Sarabun PSK" w:hAnsi="TH Sarabun PSK"/>
            <w:sz w:val="28"/>
            <w:szCs w:val="28"/>
            <w:rtl w:val="0"/>
          </w:rPr>
          <w:t xml:space="preserve">{{Implement_mandays}}</w:t>
        </w:r>
        <w:r w:rsidDel="00000000" w:rsidR="00000000" w:rsidRPr="00000000">
          <w:rPr>
            <w:rFonts w:ascii="TH Sarabun PSK" w:cs="TH Sarabun PSK" w:eastAsia="TH Sarabun PSK" w:hAnsi="TH Sarabun PSK"/>
            <w:color w:val="ee0000"/>
            <w:sz w:val="28"/>
            <w:szCs w:val="28"/>
            <w:rtl w:val="0"/>
          </w:rPr>
          <w:t xml:space="preserve"> </w:t>
        </w:r>
      </w:ins>
      <w:ins w:author="Anchalee" w:id="69" w:date="2026-01-28T13:48:00Z">
        <w:del w:author="PANICHA MOONGWIJIT" w:id="70" w:date="2026-05-29T00:34:00Z">
          <w:r w:rsidDel="00000000" w:rsidR="00000000" w:rsidRPr="00000000">
            <w:rPr>
              <w:rFonts w:ascii="TH Sarabun PSK" w:cs="TH Sarabun PSK" w:eastAsia="TH Sarabun PSK" w:hAnsi="TH Sarabun PSK"/>
              <w:color w:val="ee0000"/>
              <w:sz w:val="28"/>
              <w:szCs w:val="28"/>
              <w:rtl w:val="0"/>
              <w:rPrChange w:author="Anchalee" w:id="71" w:date="2026-02-03T10:32:00Z">
                <w:rPr>
                  <w:rFonts w:ascii="TH Sarabun PSK" w:cs="TH Sarabun PSK" w:eastAsia="TH Sarabun PSK" w:hAnsi="TH Sarabun PSK"/>
                  <w:color w:val="000000"/>
                  <w:sz w:val="28"/>
                  <w:szCs w:val="28"/>
                </w:rPr>
              </w:rPrChange>
            </w:rPr>
            <w:delText xml:space="preserve">......... </w:delText>
          </w:r>
        </w:del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Man-day (s)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2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ให้บริการสนับสนุน (Support)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3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กรณีผู้รับอนุญาตต้องการให้ผู้อนุญาตให้บริการสนับสนุน (Support) หรืออบรมเพิ่มเติม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PrChange w:author="Anchalee" w:id="81" w:date="2026-01-28T14:50:00Z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4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ค่าบริการคิดเป็นเงินจำนวน </w:t>
      </w:r>
      <w:ins w:author="PANICHA MOONGWIJIT" w:id="75" w:date="2026-05-29T00:3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{{Support_rate_per_manday}}</w:t>
        </w:r>
      </w:ins>
      <w:del w:author="PANICHA MOONGWIJIT" w:id="75" w:date="2026-05-29T00:31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  <w:rPrChange w:author="Anchalee" w:id="76" w:date="2026-01-28T14:50:0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........................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6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/Man-day </w:t>
      </w:r>
      <w:ins w:author="PANICHA MOONGWIJIT" w:id="77" w:date="2026-05-29T00:32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{{Support_rate_per_manday_text}} </w:t>
        </w:r>
      </w:ins>
      <w:del w:author="PANICHA MOONGWIJIT" w:id="77" w:date="2026-05-29T00:32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  <w:rPrChange w:author="Anchalee" w:id="78" w:date="2026-01-28T14:50:0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(...............................................) 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8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ต่อครั้ง (ไม่รวมภาษีมูลค่าเพิ่ม)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79" w:date="2026-01-28T14:50:00Z"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highlight w:val="yellow"/>
              <w:u w:val="none"/>
              <w:vertAlign w:val="baseline"/>
            </w:rPr>
          </w:rPrChange>
        </w:rPr>
        <w:t xml:space="preserve">โดยจะจัดเจ้าหน้าที่อบรม 2 ท่านต่อผู้เข้าร่วมอบรม 10 ท่าน ต่อ 1 Man-day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  <w:rPrChange w:author="Anchalee" w:id="80" w:date="2026-01-28T14:50:00Z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t xml:space="preserve"> ผู้รับอนุญาตต้องแจ้งวันที่ต้องการรับบริการล่วงหน้าไม่น้อยกว่า 1 สัปดาห์ และชำระค่าบริการก่อนที่ทีม Implementation จะเข้าดำเนินงาน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เงื่อนไขการวางระบบซอฟแวร์ (Implement</w:t>
      </w:r>
      <w:ins w:author="Anchalee" w:id="82" w:date="2026-05-26T17:35:00Z"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ation</w:t>
        </w:r>
      </w:ins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ins w:author="Anchalee" w:id="85" w:date="2026-05-26T17:34:00Z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PrChange w:author="Anchalee" w:id="88" w:date="2026-05-26T17:35:00Z">
            <w:rPr>
              <w:rFonts w:ascii="TH Sarabun PSK" w:cs="TH Sarabun PSK" w:eastAsia="TH Sarabun PSK" w:hAnsi="TH Sarabun PSK"/>
              <w:b w:val="1"/>
              <w:bCs w:val="1"/>
              <w:sz w:val="28"/>
              <w:szCs w:val="28"/>
            </w:rPr>
          </w:rPrChange>
        </w:rPr>
        <w:pPrChange w:author="Anchalee" w:id="0" w:date="2026-05-26T17:35:00Z">
          <w:pPr>
            <w:jc w:val="center"/>
          </w:pPr>
        </w:pPrChange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ปรากฎตามเอกสารแนบท้ายหมายเลข </w:t>
      </w:r>
      <w:ins w:author="Anchalee" w:id="83" w:date="2026-05-26T17:34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84" w:date="2026-05-26T17:35:00Z">
              <w:rPr>
                <w:highlight w:val="yellow"/>
              </w:rPr>
            </w:rPrChange>
          </w:rPr>
          <w:t xml:space="preserve">1</w:t>
        </w:r>
      </w:ins>
      <w:del w:author="Anchalee" w:id="83" w:date="2026-05-26T17:34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3</w:delText>
        </w:r>
      </w:del>
      <w:ins w:author="Anchalee" w:id="85" w:date="2026-05-26T17:34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86" w:date="2026-05-26T17:35:00Z">
              <w:rPr>
                <w:highlight w:val="yellow"/>
              </w:rPr>
            </w:rPrChange>
          </w:rPr>
          <w:t xml:space="preserve">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87" w:date="2026-05-26T17:35:00Z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rPrChange>
          </w:rPr>
          <w:t xml:space="preserve">รายละเอียดระบบ (Module) และการวางระบบซอฟแวร์ </w:t>
        </w:r>
        <w:r w:rsidDel="00000000" w:rsidR="00000000" w:rsidRPr="00000000">
          <w:rPr>
            <w:rFonts w:ascii="TH Sarabun PSK" w:cs="TH Sarabun PSK" w:eastAsia="TH Sarabun PSK" w:hAnsi="TH Sarabun PSK"/>
            <w:sz w:val="28"/>
            <w:szCs w:val="28"/>
            <w:rtl w:val="0"/>
            <w:rPrChange w:author="Anchalee" w:id="87" w:date="2026-05-26T17:35:00Z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rPrChange>
          </w:rPr>
          <w:t xml:space="preserve">(Implementation)</w:t>
        </w:r>
      </w:ins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60" w:before="0" w:line="259" w:lineRule="auto"/>
        <w:ind w:left="720" w:right="0" w:firstLine="0"/>
        <w:jc w:val="both"/>
        <w:rPr>
          <w:del w:author="Anchalee" w:id="85" w:date="2026-05-26T17:34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85" w:date="2026-05-26T17:34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highlight w:val="yellow"/>
            <w:u w:val="none"/>
            <w:vertAlign w:val="baseline"/>
            <w:rtl w:val="0"/>
            <w:rPrChange w:author="Anchalee" w:id="89" w:date="2026-05-26T10:28:00Z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rPrChange>
          </w:rPr>
          <w:delText xml:space="preserve"> การวางระบบซอฟแวร์ (Implement)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41">
      <w:pPr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เงินประกันการใช้โปรแกรม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ผู้รับอนุญาตตกลงชำระเงิน</w:t>
      </w:r>
      <w:ins w:author="Anchalee" w:id="90" w:date="2026-05-26T10:2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ประกัน</w:t>
        </w:r>
      </w:ins>
      <w:del w:author="Anchalee" w:id="90" w:date="2026-05-26T10:2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มัดจำ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จำนวนเท่ากับค่าบริการรายเดือนสอง (2) เดือน (“เงิน</w:t>
      </w:r>
      <w:ins w:author="Anchalee" w:id="91" w:date="2026-05-26T10:2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ประกัน</w:t>
        </w:r>
      </w:ins>
      <w:del w:author="Anchalee" w:id="91" w:date="2026-05-26T10:29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มัดจำ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”) ให้แก่ผู้อนุญาตตามที่กำหนดในใบเสนอราคา เพื่อเป็นหลักประกันการชำระค่าบริการรายเดือนตามสัญญานี้ เป็นเงินจำนวนทั้งสิ้น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ins w:author="PANICHA MOONGWIJIT" w:id="92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{{Deposit_amount}} </w:t>
        </w:r>
      </w:ins>
      <w:del w:author="PANICHA MOONGWIJIT" w:id="92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………… บาท 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1"/>
            <w:iCs w:val="1"/>
            <w:smallCaps w:val="0"/>
            <w:strike w:val="0"/>
            <w:color w:val="4472c4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.......(ตัวหนังสือ).........................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 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ไม่รวมภาษีมูลค่าเพิ่ม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6.    กำหนดระยะเวลาการชำระรายเดือน </w:t>
      </w:r>
    </w:p>
    <w:p w:rsidR="00000000" w:rsidDel="00000000" w:rsidP="00000000" w:rsidRDefault="00000000" w:rsidRPr="00000000" w14:paraId="00000044">
      <w:pPr>
        <w:spacing w:after="120" w:before="120" w:lineRule="auto"/>
        <w:ind w:left="426" w:firstLine="567.0000000000001"/>
        <w:jc w:val="both"/>
        <w:rPr>
          <w:rFonts w:ascii="TH Sarabun PSK" w:cs="TH Sarabun PSK" w:eastAsia="TH Sarabun PSK" w:hAnsi="TH Sarabun PSK"/>
          <w:sz w:val="28"/>
          <w:szCs w:val="28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สำหรับการชำระ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ค่าใช้โปรแกรมรายเดือน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กำหนดชำระทุกวันที่หนึ่ง (1) ของทุกเดือน หากวันกำหนดชำระตรงกับวันหยุดให้เลื่อนวันชำระเป็นวันทำการถัดไป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ind w:left="426" w:firstLine="567.0000000000001"/>
        <w:jc w:val="both"/>
        <w:rPr>
          <w:ins w:author="Anchalee" w:id="93" w:date="2026-05-26T17:36:00Z"/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สำหรับวันครบกำหนดชำระงวดแรก ให้นับระยะเวลาสอง (2) เดือนเต็ม นับแต่เดือนที่มีการประชุมวางแผนการวางระบบร่วมกัน (Kick off) โดยให้นับเฉพาะเดือนที่มีระยะเวลาครบถ้วนตลอดทั้งเดือนเท่านั้น ในกรณีที่เริ่มKick off ในเดือนใดไม่ครบหนึ่ง (1) เดือน ให้เริ่มนับระยะเวลาเดือนแรกตั้งแต่เดือนถัดไป </w:t>
      </w:r>
      <w:ins w:author="Anchalee" w:id="93" w:date="2026-05-26T17:36:00Z">
        <w:bookmarkStart w:colFirst="0" w:colLast="0" w:name="_p2hcf9yiah6p" w:id="0"/>
        <w:bookmarkEnd w:id="0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6">
      <w:pPr>
        <w:pStyle w:val="Heading3"/>
        <w:spacing w:after="280" w:before="280" w:lineRule="auto"/>
        <w:ind w:left="142" w:firstLine="0"/>
        <w:jc w:val="both"/>
        <w:rPr>
          <w:ins w:author="PANICHA MOONGWIJIT" w:id="94" w:date="2026-05-29T00:18:00Z"/>
          <w:rFonts w:ascii="TH Sarabun PSK" w:cs="TH Sarabun PSK" w:eastAsia="TH Sarabun PSK" w:hAnsi="TH Sarabun PSK"/>
          <w:color w:val="000000"/>
          <w:sz w:val="22"/>
          <w:szCs w:val="22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7. การพัฒนาโปรแกรมเพิ่มเติม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rtl w:val="0"/>
          </w:rPr>
          <w:t xml:space="preserve">(Customize) 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ins w:author="PANICHA MOONGWIJIT" w:id="94" w:date="2026-05-29T00:18:00Z"/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ในกรณีที่ผู้รับอนุญาตมีความประสงค์ผู้อนุญาตพัฒนาโปรแกรมเพิ่มเติม เพื่อให้ระบบสอดคล้องกับวัตถุประสงค์การใช้งานของผู้รับอนุญาต ผลงานที่พัฒนาเพิ่มเติมทั้งหมดให้ถือเป็นกรรมสิทธิ์ของผู้อนุญาต โดยผู้รับอนุญาตได้รับสิทธิใช้งานตามขอบเขตที่ระบุในสัญญานี้เท่านั้น 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การพัฒนาโปรแกรมดังกล่าวจะอยู่ภายใต้เงื่อนไขและค่าใช้จ่ายดังต่อไปนี้</w:t>
        </w:r>
      </w:ins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ins w:author="PANICHA MOONGWIJIT" w:id="94" w:date="2026-05-29T00:18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ผู้อนุญาตจะพัฒนาโปรแกรม</w: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เพิ่มเติม</w: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(Customized) ให้แก่ผู้รับอนุญาต </w: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รวม {{Customize_man_days}} วันทำงาน (Man-day) ในอัตรา {{Customize_rate_per_day}} ต่อวันทำงาน (Man-day) ไม่รวมภาษีมูลค่าเพิ่ม</w: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(ปรากฎตามใบเสนอราคาแนบท้ายสัญญา) โดยผู้รับอนุญาตต้องจัดเตรียมเอกสาร ตัวอย่าง รูปแบบ และข้อมูลที่จำเป็น เพื่อให้ผู้อนุญาตประเมินจำนวนวันทำงานได้ถูกต้องให้</w:t>
        </w:r>
      </w:ins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ins w:author="PANICHA MOONGWIJIT" w:id="94" w:date="2026-05-29T00:18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ผู้รับอนุญาตต้องจัดเตรียมข้อมูล ดังนี้ </w:t>
        </w:r>
      </w:ins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ins w:author="PANICHA MOONGWIJIT" w:id="94" w:date="2026-05-29T00:18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ข้อมูลในการนำเข้า (Input) , วิธีการประมวลผล , ผลลัพธ์ (Output) </w: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ที่จำเป็น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ins w:author="PANICHA MOONGWIJIT" w:id="94" w:date="2026-05-29T00:18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จัดส่งรูปแบบตัวอย่างสมบูรณ์ (Layout) (ถ้ามี)</w:t>
        </w:r>
      </w:ins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34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PrChange w:author="PANICHA MOONGWIJIT" w:id="96" w:date="2026-05-29T00:18:00Z">
            <w:rPr/>
          </w:rPrChange>
        </w:rPr>
        <w:pPrChange w:author="PANICHA MOONGWIJIT" w:id="0" w:date="2026-05-29T00:18:00Z">
          <w:pPr>
            <w:spacing w:after="120" w:before="120" w:lineRule="auto"/>
            <w:ind w:left="426" w:firstLine="567.0000000000001"/>
            <w:jc w:val="both"/>
          </w:pPr>
        </w:pPrChange>
      </w:pPr>
      <w:ins w:author="PANICHA MOONGWIJIT" w:id="94" w:date="2026-05-29T00:18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ตัวอย่าง รูปแบบ และ ข้อมูลรายละเอียดอื่น ๆ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rtl w:val="0"/>
          </w:rPr>
          <w:t xml:space="preserve">เพื่อให้ผู้อนุญาตสามารถประเมินและดำเนินการได้อย่างถูกต้อง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80" w:before="280" w:lineRule="auto"/>
        <w:ind w:left="142" w:firstLine="0"/>
        <w:jc w:val="both"/>
        <w:rPr>
          <w:del w:author="Anchalee" w:id="97" w:date="2026-05-26T10:33:00Z"/>
          <w:rFonts w:ascii="TH Sarabun PSK" w:cs="TH Sarabun PSK" w:eastAsia="TH Sarabun PSK" w:hAnsi="TH Sarabun PSK"/>
          <w:color w:val="000000"/>
          <w:sz w:val="22"/>
          <w:szCs w:val="22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7. การพัฒนาโปรแกรมเพิ่มเติม 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rtl w:val="0"/>
          </w:rPr>
          <w:delText xml:space="preserve">(Customize) 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del w:author="Anchalee" w:id="97" w:date="2026-05-26T10:33:00Z"/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ในกรณีที่ผู้รับอนุญาตมีความประสงค์ผู้อนุญาตพัฒนาโปรแกรมเพิ่มเติม เพื่อให้ระบบสอดคล้องกับวัตถุประสงค์การใช้งานของผู้รับอนุญาต ผลงานที่พัฒนาเพิ่มเติมทั้งหมดให้ถือเป็นกรรมสิทธิ์ของผู้อนุญาต โดยผู้รับอนุญาตได้รับสิทธิใช้งานตามขอบเขตที่ระบุในสัญญานี้เท่านั้น 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การพัฒนาโปรแกรมดังกล่าวจะอยู่ภายใต้เงื่อนไขและค่าใช้จ่ายดังต่อไปนี้</w:delText>
        </w:r>
      </w:del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del w:author="Anchalee" w:id="97" w:date="2026-05-26T10:33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ผู้อนุญาตจะพัฒนาโปรแกรม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delText xml:space="preserve">เพิ่มเติม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 (Customized) ให้แก่ผู้รับอนุญาต 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รวม ……… วันทำงาน (Man-day) ในอัตรา ………… บาท (……………) ต่อวันทำงาน (Man-day) ไม่รวมภาษีมูลค่าเพิ่ม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 (ปรากฎตามใบเสนอราคาแนบท้ายสัญญา) โดยผู้รับอนุญาตต้องจัดเตรียมเอกสาร ตัวอย่าง รูปแบบ และข้อมูลที่จำเป็น เพื่อให้ผู้อนุญาตประเมินจำนวนวันทำงานได้ถูกต้องให้</w:delText>
        </w:r>
      </w:del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del w:author="Anchalee" w:id="97" w:date="2026-05-26T10:33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ผู้รับอนุญาตต้องจัดเตรียมข้อมูล ดังนี้ </w:delText>
        </w:r>
      </w:del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del w:author="Anchalee" w:id="97" w:date="2026-05-26T10:33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ข้อมูลในการนำเข้า (Input) , วิธีการประมวลผล , ผลลัพธ์ (Output) 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delText xml:space="preserve">ที่จำเป็น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del w:author="Anchalee" w:id="97" w:date="2026-05-26T10:33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จัดส่งรูปแบบตัวอย่างสมบูรณ์ (Layout) (ถ้ามี)</w:delText>
        </w:r>
      </w:del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34" w:right="0" w:hanging="360"/>
        <w:jc w:val="both"/>
        <w:rPr>
          <w:del w:author="Anchalee" w:id="97" w:date="2026-05-26T10:33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97" w:date="2026-05-26T10:33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ตัวอย่าง รูปแบบ และ ข้อมูลรายละเอียดอื่น ๆ </w:delText>
        </w:r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delText xml:space="preserve">เพื่อให้ผู้อนุญาตสามารถประเมินและดำเนินการได้อย่างถูกต้อง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54">
      <w:pPr>
        <w:spacing w:after="120" w:before="120" w:line="240" w:lineRule="auto"/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พื้นที่การใช้งานบนระบบคลาวด์ (Cloud Usage Space)</w:t>
      </w:r>
    </w:p>
    <w:p w:rsidR="00000000" w:rsidDel="00000000" w:rsidP="00000000" w:rsidRDefault="00000000" w:rsidRPr="00000000" w14:paraId="00000055">
      <w:pPr>
        <w:spacing w:after="120" w:before="120" w:line="240" w:lineRule="auto"/>
        <w:ind w:left="284" w:firstLine="0"/>
        <w:rPr>
          <w:ins w:author="Anchalee" w:id="100" w:date="2026-05-26T17:43:00Z"/>
          <w:del w:author="PANICHA MOONGWIJIT" w:id="101" w:date="2026-05-29T00:39:00Z"/>
          <w:rPrChange w:author="PANICHA MOONGWIJIT" w:id="102" w:date="2026-05-29T00:39:00Z">
            <w:rPr>
              <w:rFonts w:ascii="TH Sarabun PSK" w:cs="TH Sarabun PSK" w:eastAsia="TH Sarabun PSK" w:hAnsi="TH Sarabun PSK"/>
              <w:color w:val="000000"/>
              <w:sz w:val="28"/>
              <w:szCs w:val="28"/>
            </w:rPr>
          </w:rPrChange>
        </w:rPr>
        <w:pPrChange w:author="PANICHA MOONGWIJIT" w:id="0" w:date="2026-05-29T00:39:00Z">
          <w:pPr>
            <w:spacing w:after="120" w:before="120" w:line="240" w:lineRule="auto"/>
            <w:ind w:left="284" w:firstLine="0"/>
          </w:pPr>
        </w:pPrChange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ผู้อนุญาตตกลงให้ผู้รับอนุญาตใช้พื้นที่ Cloud สำหรับการจัดเก็บฐานข้อมูลของ </w:t>
      </w:r>
      <w:del w:author="Anchalee" w:id="98" w:date="2026-05-26T17:36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โปรแกรม Mango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color w:val="000000"/>
            <w:sz w:val="28"/>
            <w:szCs w:val="28"/>
            <w:rtl w:val="0"/>
          </w:rPr>
          <w:delText xml:space="preserve"> 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และ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color w:val="000000"/>
            <w:sz w:val="28"/>
            <w:szCs w:val="28"/>
            <w:rtl w:val="0"/>
          </w:rPr>
          <w:delText xml:space="preserve"> 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โปรแกรม PPN</w:delText>
        </w:r>
        <w:r w:rsidDel="00000000" w:rsidR="00000000" w:rsidRPr="00000000">
          <w:rPr>
            <w:rFonts w:ascii="TH Sarabun PSK" w:cs="TH Sarabun PSK" w:eastAsia="TH Sarabun PSK" w:hAnsi="TH Sarabun PSK"/>
            <w:b w:val="1"/>
            <w:bCs w:val="1"/>
            <w:sz w:val="28"/>
            <w:szCs w:val="28"/>
            <w:rtl w:val="0"/>
          </w:rPr>
          <w:delText xml:space="preserve"> </w:delTex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 </w:delText>
        </w:r>
      </w:del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คือ  </w:t>
      </w:r>
      <w:ins w:author="PANICHA MOONGWIJIT" w:id="99" w:date="2026-05-29T00:40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t xml:space="preserve">{{Cloud_usage_description}} </w:t>
        </w:r>
      </w:ins>
      <w:del w:author="Anchalee" w:id="100" w:date="2026-05-26T17:43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delText xml:space="preserve">CPU : 2 Sockets/16 Processors (Shared) , RAM : 128 GB (Shared) , HDD : 100 GB (รวม Back up : การสำรองข้อมูล)</w:delText>
        </w:r>
      </w:del>
      <w:ins w:author="Anchalee" w:id="100" w:date="2026-05-26T17:43:00Z">
        <w:del w:author="PANICHA MOONGWIJIT" w:id="101" w:date="2026-05-29T00:39:00Z">
          <w:r w:rsidDel="00000000" w:rsidR="00000000" w:rsidRPr="00000000">
            <w:rPr>
              <w:rFonts w:ascii="TH Sarabun PSK" w:cs="TH Sarabun PSK" w:eastAsia="TH Sarabun PSK" w:hAnsi="TH Sarabun PSK"/>
              <w:color w:val="000000"/>
              <w:sz w:val="28"/>
              <w:szCs w:val="28"/>
              <w:rtl w:val="0"/>
            </w:rPr>
            <w:delText xml:space="preserve">…………………………………………………</w:delText>
          </w:r>
        </w:del>
      </w:ins>
    </w:p>
    <w:p w:rsidR="00000000" w:rsidDel="00000000" w:rsidP="00000000" w:rsidRDefault="00000000" w:rsidRPr="00000000" w14:paraId="00000056">
      <w:pPr>
        <w:spacing w:after="120" w:before="120" w:line="240" w:lineRule="auto"/>
        <w:ind w:left="284" w:firstLine="0"/>
        <w:rPr>
          <w:b w:val="1"/>
          <w:bCs w:val="1"/>
          <w:color w:val="000000"/>
        </w:rPr>
      </w:pPr>
      <w:ins w:author="Anchalee" w:id="100" w:date="2026-05-26T17:43:00Z">
        <w:del w:author="PANICHA MOONGWIJIT" w:id="101" w:date="2026-05-29T00:39:00Z">
          <w:r w:rsidDel="00000000" w:rsidR="00000000" w:rsidRPr="00000000">
            <w:rPr>
              <w:rFonts w:ascii="TH Sarabun PSK" w:cs="TH Sarabun PSK" w:eastAsia="TH Sarabun PSK" w:hAnsi="TH Sarabun PSK"/>
              <w:color w:val="000000"/>
              <w:sz w:val="28"/>
              <w:szCs w:val="28"/>
              <w:rtl w:val="0"/>
            </w:rPr>
            <w:delText xml:space="preserve">………………………………………………………………………………………………………………………………………………………………………………..</w:delText>
          </w:r>
        </w:del>
      </w:ins>
      <w:del w:author="PANICHA MOONGWIJIT" w:id="101" w:date="2026-05-29T00:39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</w:rPr>
          <w:br w:type="textWrapping"/>
        </w:r>
      </w:del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กรณีผู้รับอนุญาตใช้พื้นที่ Cloud เกินกว่าที่ผู้อนุญาตกำหนด ผู้อนุญาตขอสงวนสิทธิ์ในการคิดค่าใช้จ่ายเพิ่มเติม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9. เอกสารแนบท้ายสัญญา </w:t>
      </w:r>
    </w:p>
    <w:p w:rsidR="00000000" w:rsidDel="00000000" w:rsidP="00000000" w:rsidRDefault="00000000" w:rsidRPr="00000000" w14:paraId="00000058">
      <w:pPr>
        <w:spacing w:after="120" w:before="120" w:lineRule="auto"/>
        <w:ind w:left="284" w:hanging="142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 ให้ถือว่าเอกสารแนบท้ายสัญญาเป็นส่วนหนึ่งของสัญญานี้ และให้มีผลผูกพันคู่สัญญาเสมือนเป็นข้อความในสัญญาฉบับนี้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360" w:right="0" w:firstLine="0"/>
        <w:jc w:val="left"/>
        <w:rPr>
          <w:ins w:author="Anchalee" w:id="103" w:date="2026-05-26T17:36:00Z"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Anchalee" w:id="106" w:date="2026-05-26T17:36:00Z">
            <w:rPr>
              <w:rFonts w:ascii="TH Sarabun PSK" w:cs="TH Sarabun PSK" w:eastAsia="TH Sarabun PSK" w:hAnsi="TH Sarabun PSK"/>
              <w:b w:val="1"/>
              <w:bCs w:val="1"/>
              <w:sz w:val="28"/>
              <w:szCs w:val="28"/>
            </w:rPr>
          </w:rPrChange>
        </w:rPr>
        <w:pPrChange w:author="Anchalee" w:id="0" w:date="2026-05-26T17:36:00Z">
          <w:pPr>
            <w:jc w:val="center"/>
          </w:pPr>
        </w:pPrChange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เอกสารแนบท้ายหมายเลข 1 </w:t>
      </w:r>
      <w:ins w:author="Anchalee" w:id="103" w:date="2026-05-26T17:36:00Z"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104" w:date="2026-05-26T17:36:00Z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rPrChange>
          </w:rPr>
          <w:t xml:space="preserve">รายละเอียดระบบ (Module) และการวางระบบซอฟแวร์ </w:t>
        </w:r>
        <w:r w:rsidDel="00000000" w:rsidR="00000000" w:rsidRPr="00000000">
          <w:rPr>
            <w:rFonts w:ascii="TH Sarabun PSK" w:cs="TH Sarabun PSK" w:eastAsia="TH Sarabun PSK" w:hAnsi="TH Sarabun PSK"/>
            <w:color w:val="000000"/>
            <w:sz w:val="28"/>
            <w:szCs w:val="28"/>
            <w:rtl w:val="0"/>
            <w:rPrChange w:author="Anchalee" w:id="105" w:date="2026-05-26T17:36:00Z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rPrChange>
          </w:rPr>
          <w:t xml:space="preserve">(Implementation)</w:t>
        </w:r>
      </w:ins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del w:author="Anchalee" w:id="103" w:date="2026-05-26T17:3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103" w:date="2026-05-26T17:3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รายละเอียดระบบ (Module) และข้อตกลงการใช้งาน</w:delText>
        </w:r>
      </w:del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2 ขอบเขตการให้บริการ เงื่อนไขและข้อกำหนดอื่นๆ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del w:author="Anchalee" w:id="107" w:date="2026-05-26T17:36:00Z"/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del w:author="Anchalee" w:id="107" w:date="2026-05-26T17:3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เอกสารแนบท้ายหมายเลข 3 การวางระบบซอฟแวร์ (Implement) </w:delText>
        </w:r>
      </w:del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</w:t>
      </w:r>
      <w:ins w:author="Anchalee" w:id="108" w:date="2026-05-26T17:37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3</w:t>
        </w:r>
      </w:ins>
      <w:del w:author="Anchalee" w:id="108" w:date="2026-05-26T17:37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4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ใบเสนอราคาเลขที่</w:t>
      </w:r>
      <w:ins w:author="PANICHA MOONGWIJIT" w:id="109" w:date="2026-05-29T00:1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{{Quotation_id}} </w:t>
        </w:r>
      </w:ins>
      <w:del w:author="PANICHA MOONGWIJIT" w:id="109" w:date="2026-05-29T00:1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ลงวันที่</w:t>
      </w:r>
      <w:ins w:author="PANICHA MOONGWIJIT" w:id="110" w:date="2026-05-29T00:1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 {{Quotation_date}}</w:t>
        </w:r>
      </w:ins>
      <w:del w:author="PANICHA MOONGWIJIT" w:id="110" w:date="2026-05-29T00:16:00Z">
        <w:r w:rsidDel="00000000" w:rsidR="00000000" w:rsidRPr="00000000">
          <w:rPr>
            <w:rFonts w:ascii="TH Sarabun PSK" w:cs="TH Sarabun PSK" w:eastAsia="TH Sarabun PSK" w:hAnsi="TH Sarabun PSK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delText xml:space="preserve">...............</w:delText>
        </w:r>
      </w:del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“ใบเสนอราคาฯ”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80" w:before="28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</w:rPr>
      </w:pPr>
      <w:bookmarkStart w:colFirst="0" w:colLast="0" w:name="_j6e9ntyjq29" w:id="1"/>
      <w:bookmarkEnd w:id="1"/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สัญญานี้ทำขึ้นเป็นสองฉบับ โดยมีข้อความถูกต้องตรงกัน และคู่สัญญาทั้งสองฝ่ายได้อ่านและเข้าใจเนื้อหาของสัญญาเป็นอย่างดี พร้อมทั้งยืนยันว่าข้อความในสัญญาดังกล่าวตรงตามความประสงค์ของทั้งสองฝ่าย จึงได้ตกลงลงลายมือชื่ออิเล็กทรอนิกส์ในสัญญาฉบับนี้ผ่านทางช่องทางอีเมลที่ได้ระบุไว้ โดยทั้งสองฝ่ายยอมรับว่า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u w:val="single"/>
          <w:rtl w:val="0"/>
        </w:rPr>
        <w:t xml:space="preserve">การลงลายมือชื่ออิเล็กทรอนิกส์ดังกล่าวมีผลผูกพันคู่สัญญาทั้งสองฝ่าย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และการลงลายมือชื่ออิเล็กทรอนิกส์ถือเป็นการแสดงเจตนารมณ์ที่จะปฏิบัติตามข้อกำหนดในสัญญานี้ ทั้งนี้ คู่สัญญาทั้งสองฝ่ายได้ทำการพิมพ์เอกสารสัญญาเพื่อเก็บรักษาไว้ฝ่ายละฉบับแล้ว</w:t>
      </w:r>
    </w:p>
    <w:p w:rsidR="00000000" w:rsidDel="00000000" w:rsidP="00000000" w:rsidRDefault="00000000" w:rsidRPr="00000000" w14:paraId="0000005F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4536"/>
        <w:tblGridChange w:id="0">
          <w:tblGrid>
            <w:gridCol w:w="481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before="120" w:lineRule="auto"/>
              <w:ind w:hanging="112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ฝ่ายผู้รับอนุญาต</w:t>
            </w:r>
          </w:p>
          <w:p w:rsidR="00000000" w:rsidDel="00000000" w:rsidP="00000000" w:rsidRDefault="00000000" w:rsidRPr="00000000" w14:paraId="00000061">
            <w:pPr>
              <w:spacing w:befor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บริษัท ....................................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Rule="auto"/>
              <w:ind w:hanging="112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ฝ่ายผู้อนุญาต</w:t>
            </w:r>
          </w:p>
          <w:p w:rsidR="00000000" w:rsidDel="00000000" w:rsidP="00000000" w:rsidRDefault="00000000" w:rsidRPr="00000000" w14:paraId="00000063">
            <w:pPr>
              <w:spacing w:befor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บริษัท แมงโก้ คอนซัลแตนท์ จำกัด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……………………………………………………… 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        )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              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อีเมล........................................ 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1. ………………………………………………………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(นายกันตพงษ์ ฮวดอุปัต)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กรรมการ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 Kantapong@mangoconsultants.com  </w:t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…………………………………………..   พยาน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)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อีเมล........................................ 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2. ……………………………………………………….  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(นายสุรเดช เพิ่มพูนโภคอนันต์)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กรรมการ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 Suradej@mangoconsultants.com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…………………………………………..   พยาน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    )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อีเมล:</w:t>
            </w:r>
          </w:p>
        </w:tc>
      </w:tr>
    </w:tbl>
    <w:p w:rsidR="00000000" w:rsidDel="00000000" w:rsidP="00000000" w:rsidRDefault="00000000" w:rsidRPr="00000000" w14:paraId="0000007F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993" w:top="851" w:left="1440" w:right="1440" w:header="142" w:footer="3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Cordia New"/>
  <w:font w:name="Browallia New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หน้า </w:t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ของ </w:t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1560" w:right="0" w:firstLine="2953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rf3c1c4151hy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-402589</wp:posOffset>
          </wp:positionH>
          <wp:positionV relativeFrom="paragraph">
            <wp:posOffset>-26033</wp:posOffset>
          </wp:positionV>
          <wp:extent cx="1276985" cy="572770"/>
          <wp:effectExtent b="0" l="0" r="0" t="0"/>
          <wp:wrapNone/>
          <wp:docPr descr="20110105_final_logo_cre" id="2" name="image1.png"/>
          <a:graphic>
            <a:graphicData uri="http://schemas.openxmlformats.org/drawingml/2006/picture">
              <pic:pic>
                <pic:nvPicPr>
                  <pic:cNvPr descr="20110105_final_logo_cr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985" cy="5727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-605063</wp:posOffset>
              </wp:positionH>
              <wp:positionV relativeFrom="paragraph">
                <wp:posOffset>-20319</wp:posOffset>
              </wp:positionV>
              <wp:extent cx="6174014" cy="8509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65343" y="3360900"/>
                        <a:ext cx="6161314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12700">
                        <a:solidFill>
                          <a:schemeClr val="l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-605063</wp:posOffset>
              </wp:positionH>
              <wp:positionV relativeFrom="paragraph">
                <wp:posOffset>-20319</wp:posOffset>
              </wp:positionV>
              <wp:extent cx="6174014" cy="8509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4014" cy="850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4962"/>
      </w:tabs>
      <w:spacing w:after="0" w:before="0" w:line="240" w:lineRule="auto"/>
      <w:ind w:left="1560" w:right="0" w:firstLine="0"/>
      <w:jc w:val="left"/>
      <w:rPr>
        <w:rFonts w:ascii="Browallia New" w:cs="Browallia New" w:eastAsia="Browallia New" w:hAnsi="Browallia Ne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บริษัท แมงโก้ คอนซัลแตนท์ จำกัด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เลขที่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555 อาคารรสา ทาวเวอร์ 1 ยูนิต 2304-1 ชั้นที่ 23 ถนนพหลโยธิน แขวงจตุจักร เขตจตุจักร กรุงเทพมหานคร 10900</w:t>
      <w:br w:type="textWrapping"/>
      <w:t xml:space="preserve">โทรศัพท์ 02-937-1601 - 9  โทรสาร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02-937-1610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เลขบริษัท 0105551067687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4897" w:hanging="360"/>
      </w:pPr>
      <w:rPr/>
    </w:lvl>
    <w:lvl w:ilvl="1">
      <w:start w:val="1"/>
      <w:numFmt w:val="lowerLetter"/>
      <w:lvlText w:val="%2."/>
      <w:lvlJc w:val="left"/>
      <w:pPr>
        <w:ind w:left="2978" w:hanging="360"/>
      </w:pPr>
      <w:rPr/>
    </w:lvl>
    <w:lvl w:ilvl="2">
      <w:start w:val="1"/>
      <w:numFmt w:val="lowerRoman"/>
      <w:lvlText w:val="%3."/>
      <w:lvlJc w:val="right"/>
      <w:pPr>
        <w:ind w:left="3698" w:hanging="180"/>
      </w:pPr>
      <w:rPr/>
    </w:lvl>
    <w:lvl w:ilvl="3">
      <w:start w:val="1"/>
      <w:numFmt w:val="decimal"/>
      <w:lvlText w:val="%4."/>
      <w:lvlJc w:val="left"/>
      <w:pPr>
        <w:ind w:left="4418" w:hanging="360"/>
      </w:pPr>
      <w:rPr/>
    </w:lvl>
    <w:lvl w:ilvl="4">
      <w:start w:val="1"/>
      <w:numFmt w:val="lowerLetter"/>
      <w:lvlText w:val="%5."/>
      <w:lvlJc w:val="left"/>
      <w:pPr>
        <w:ind w:left="5138" w:hanging="360"/>
      </w:pPr>
      <w:rPr/>
    </w:lvl>
    <w:lvl w:ilvl="5">
      <w:start w:val="1"/>
      <w:numFmt w:val="lowerRoman"/>
      <w:lvlText w:val="%6."/>
      <w:lvlJc w:val="right"/>
      <w:pPr>
        <w:ind w:left="5858" w:hanging="180"/>
      </w:pPr>
      <w:rPr/>
    </w:lvl>
    <w:lvl w:ilvl="6">
      <w:start w:val="1"/>
      <w:numFmt w:val="decimal"/>
      <w:lvlText w:val="%7."/>
      <w:lvlJc w:val="left"/>
      <w:pPr>
        <w:ind w:left="6578" w:hanging="360"/>
      </w:pPr>
      <w:rPr/>
    </w:lvl>
    <w:lvl w:ilvl="7">
      <w:start w:val="1"/>
      <w:numFmt w:val="lowerLetter"/>
      <w:lvlText w:val="%8."/>
      <w:lvlJc w:val="left"/>
      <w:pPr>
        <w:ind w:left="7298" w:hanging="360"/>
      </w:pPr>
      <w:rPr/>
    </w:lvl>
    <w:lvl w:ilvl="8">
      <w:start w:val="1"/>
      <w:numFmt w:val="lowerRoman"/>
      <w:lvlText w:val="%9."/>
      <w:lvlJc w:val="right"/>
      <w:pPr>
        <w:ind w:left="8018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448" w:hanging="360"/>
      </w:pPr>
      <w:rPr/>
    </w:lvl>
    <w:lvl w:ilvl="1">
      <w:start w:val="1"/>
      <w:numFmt w:val="lowerLetter"/>
      <w:lvlText w:val="%2."/>
      <w:lvlJc w:val="left"/>
      <w:pPr>
        <w:ind w:left="8168" w:hanging="360"/>
      </w:pPr>
      <w:rPr/>
    </w:lvl>
    <w:lvl w:ilvl="2">
      <w:start w:val="1"/>
      <w:numFmt w:val="lowerRoman"/>
      <w:lvlText w:val="%3."/>
      <w:lvlJc w:val="right"/>
      <w:pPr>
        <w:ind w:left="8888" w:hanging="180"/>
      </w:pPr>
      <w:rPr/>
    </w:lvl>
    <w:lvl w:ilvl="3">
      <w:start w:val="1"/>
      <w:numFmt w:val="decimal"/>
      <w:lvlText w:val="%4."/>
      <w:lvlJc w:val="left"/>
      <w:pPr>
        <w:ind w:left="9608" w:hanging="360"/>
      </w:pPr>
      <w:rPr/>
    </w:lvl>
    <w:lvl w:ilvl="4">
      <w:start w:val="1"/>
      <w:numFmt w:val="lowerLetter"/>
      <w:lvlText w:val="%5."/>
      <w:lvlJc w:val="left"/>
      <w:pPr>
        <w:ind w:left="10328" w:hanging="360"/>
      </w:pPr>
      <w:rPr/>
    </w:lvl>
    <w:lvl w:ilvl="5">
      <w:start w:val="1"/>
      <w:numFmt w:val="lowerRoman"/>
      <w:lvlText w:val="%6."/>
      <w:lvlJc w:val="right"/>
      <w:pPr>
        <w:ind w:left="11048" w:hanging="180"/>
      </w:pPr>
      <w:rPr/>
    </w:lvl>
    <w:lvl w:ilvl="6">
      <w:start w:val="1"/>
      <w:numFmt w:val="decimal"/>
      <w:lvlText w:val="%7."/>
      <w:lvlJc w:val="left"/>
      <w:pPr>
        <w:ind w:left="11768" w:hanging="360"/>
      </w:pPr>
      <w:rPr/>
    </w:lvl>
    <w:lvl w:ilvl="7">
      <w:start w:val="1"/>
      <w:numFmt w:val="lowerLetter"/>
      <w:lvlText w:val="%8."/>
      <w:lvlJc w:val="left"/>
      <w:pPr>
        <w:ind w:left="12488" w:hanging="360"/>
      </w:pPr>
      <w:rPr/>
    </w:lvl>
    <w:lvl w:ilvl="8">
      <w:start w:val="1"/>
      <w:numFmt w:val="lowerRoman"/>
      <w:lvlText w:val="%9."/>
      <w:lvlJc w:val="right"/>
      <w:pPr>
        <w:ind w:left="13208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lowerLetter"/>
      <w:lvlText w:val="%2."/>
      <w:lvlJc w:val="left"/>
      <w:pPr>
        <w:ind w:left="1480" w:hanging="360"/>
      </w:pPr>
      <w:rPr/>
    </w:lvl>
    <w:lvl w:ilvl="2">
      <w:start w:val="1"/>
      <w:numFmt w:val="lowerRoman"/>
      <w:lvlText w:val="%3."/>
      <w:lvlJc w:val="right"/>
      <w:pPr>
        <w:ind w:left="2200" w:hanging="180"/>
      </w:pPr>
      <w:rPr/>
    </w:lvl>
    <w:lvl w:ilvl="3">
      <w:start w:val="1"/>
      <w:numFmt w:val="decimal"/>
      <w:lvlText w:val="%4."/>
      <w:lvlJc w:val="left"/>
      <w:pPr>
        <w:ind w:left="2920" w:hanging="360"/>
      </w:pPr>
      <w:rPr/>
    </w:lvl>
    <w:lvl w:ilvl="4">
      <w:start w:val="1"/>
      <w:numFmt w:val="lowerLetter"/>
      <w:lvlText w:val="%5."/>
      <w:lvlJc w:val="left"/>
      <w:pPr>
        <w:ind w:left="3640" w:hanging="360"/>
      </w:pPr>
      <w:rPr/>
    </w:lvl>
    <w:lvl w:ilvl="5">
      <w:start w:val="1"/>
      <w:numFmt w:val="lowerRoman"/>
      <w:lvlText w:val="%6."/>
      <w:lvlJc w:val="right"/>
      <w:pPr>
        <w:ind w:left="4360" w:hanging="180"/>
      </w:pPr>
      <w:rPr/>
    </w:lvl>
    <w:lvl w:ilvl="6">
      <w:start w:val="1"/>
      <w:numFmt w:val="decimal"/>
      <w:lvlText w:val="%7."/>
      <w:lvlJc w:val="left"/>
      <w:pPr>
        <w:ind w:left="5080" w:hanging="360"/>
      </w:pPr>
      <w:rPr/>
    </w:lvl>
    <w:lvl w:ilvl="7">
      <w:start w:val="1"/>
      <w:numFmt w:val="lowerLetter"/>
      <w:lvlText w:val="%8."/>
      <w:lvlJc w:val="left"/>
      <w:pPr>
        <w:ind w:left="5800" w:hanging="360"/>
      </w:pPr>
      <w:rPr/>
    </w:lvl>
    <w:lvl w:ilvl="8">
      <w:start w:val="1"/>
      <w:numFmt w:val="lowerRoman"/>
      <w:lvlText w:val="%9."/>
      <w:lvlJc w:val="right"/>
      <w:pPr>
        <w:ind w:left="652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0"/>
        <w:bCs w:val="0"/>
      </w:rPr>
    </w:lvl>
  </w:abstractNum>
  <w:abstractNum w:abstractNumId="7">
    <w:lvl w:ilvl="0">
      <w:start w:val="1"/>
      <w:numFmt w:val="decimal"/>
      <w:lvlText w:val="%1)"/>
      <w:lvlJc w:val="left"/>
      <w:pPr>
        <w:ind w:left="1353" w:hanging="359.9999999999999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 w:val="1"/>
        <w:bCs w:val="1"/>
      </w:rPr>
    </w:lvl>
  </w:abstractNum>
  <w:abstractNum w:abstractNumId="8">
    <w:lvl w:ilvl="0">
      <w:start w:val="1"/>
      <w:numFmt w:val="bullet"/>
      <w:lvlText w:val="-"/>
      <w:lvlJc w:val="left"/>
      <w:pPr>
        <w:ind w:left="1080" w:hanging="360"/>
      </w:pPr>
      <w:rPr>
        <w:rFonts w:ascii="TH Sarabun PSK" w:cs="TH Sarabun PSK" w:eastAsia="TH Sarabun PSK" w:hAnsi="TH Sarabun PSK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7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644" w:hanging="359.99999999999994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288" w:hanging="719.9999999999999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572" w:hanging="720.0000000000001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2784" w:hanging="1080.0000000000002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color w:val="000000"/>
      </w:rPr>
    </w:lvl>
  </w:abstractNum>
  <w:abstractNum w:abstractNumId="10">
    <w:lvl w:ilvl="0">
      <w:start w:val="10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644" w:hanging="359.99999999999994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288" w:hanging="719.9999999999999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572" w:hanging="720.0000000000001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2784" w:hanging="1080.0000000000002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color w:val="000000"/>
      </w:rPr>
    </w:lvl>
  </w:abstractNum>
  <w:abstractNum w:abstractNumId="11">
    <w:lvl w:ilvl="0">
      <w:start w:val="1"/>
      <w:numFmt w:val="decimal"/>
      <w:lvlText w:val="%1."/>
      <w:lvlJc w:val="left"/>
      <w:pPr>
        <w:ind w:left="1353" w:hanging="359.9999999999999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  <w:bCs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